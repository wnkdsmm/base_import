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BADF" w14:textId="77777777" w:rsidR="0002080A" w:rsidRPr="007D1B5A" w:rsidRDefault="0002080A" w:rsidP="0002080A">
      <w:pPr>
        <w:spacing w:before="240" w:after="240" w:line="240" w:lineRule="auto"/>
        <w:ind w:firstLine="709"/>
        <w:jc w:val="both"/>
        <w:outlineLvl w:val="1"/>
        <w:rPr>
          <w:rFonts w:ascii="Liberation Serif" w:hAnsi="Liberation Serif" w:cs="Liberation Serif"/>
          <w:b/>
          <w:bCs/>
          <w:sz w:val="28"/>
          <w:szCs w:val="28"/>
        </w:rPr>
      </w:pPr>
      <w:bookmarkStart w:id="0" w:name="_Toc224715128"/>
      <w:r>
        <w:rPr>
          <w:rFonts w:ascii="Liberation Serif" w:hAnsi="Liberation Serif" w:cs="Liberation Serif"/>
          <w:b/>
          <w:bCs/>
          <w:sz w:val="28"/>
          <w:szCs w:val="28"/>
        </w:rPr>
        <w:t>1.10 Применение интеллектуального анализа данных в задачах пожарной безопасности</w:t>
      </w:r>
      <w:bookmarkEnd w:id="0"/>
    </w:p>
    <w:p w14:paraId="27B3B895" w14:textId="77777777" w:rsidR="0002080A" w:rsidRPr="00427DF5"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Сфера пожарной безопасности относится к числу тех предметных областей, в которых принятие решений должно опираться не только на нормативные требования и оперативную информацию, но и на системный анализ накопленных данных. Пожарная обстановка формируется под воздействием множества взаимосвязанных факторов, включая характеристики объектов, особенности территории, сезонные и погодные условия, временные параметры обнаружения и реагирования, состояние инфраструктуры и последствия происшествий. При этом статистический учёт пожаров, материалы реагирования и сведения о состоянии территорий формируют значительный по объёму массив данных, который содержит не только описание отдельных событий, но и основу для выявления более глубоких закономерностей. Именно в этом контексте методы интеллектуального анализа данных приобретают прикладное значение.</w:t>
      </w:r>
    </w:p>
    <w:p w14:paraId="34BCEF1E" w14:textId="77777777" w:rsidR="0002080A" w:rsidRPr="00427DF5"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Использование Data Mining в задачах пожарной безопасности позволяет перейти от фиксации уже произошедших пожаров к аналитическому выявлению причин, факторов риска и повторяющихся сценариев. Наиболее значимыми направлениями такого применения выступают прогноз риска пожаров, выявление факторов их возникновения и анализ временных закономерностей. Эти задачи взаимосвязаны: оценка риска невозможна без понимания причин и условий возникновения пожаров, а анализ факторов требует учёта временной динамики и повторяемости событий.</w:t>
      </w:r>
    </w:p>
    <w:p w14:paraId="4F2E1436" w14:textId="77777777" w:rsidR="0002080A" w:rsidRPr="00427DF5"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Одним из центральных направлений является </w:t>
      </w:r>
      <w:r>
        <w:rPr>
          <w:rFonts w:ascii="Liberation Serif" w:hAnsi="Liberation Serif" w:cs="Liberation Serif"/>
          <w:i/>
          <w:iCs/>
          <w:sz w:val="28"/>
          <w:szCs w:val="28"/>
        </w:rPr>
        <w:t>прогноз риска пожаров</w:t>
      </w:r>
      <w:r>
        <w:rPr>
          <w:rFonts w:ascii="Liberation Serif" w:hAnsi="Liberation Serif" w:cs="Liberation Serif"/>
          <w:sz w:val="28"/>
          <w:szCs w:val="28"/>
        </w:rPr>
        <w:t>. Его практическое значение состоит в возможности заранее определить территории, населённые пункты или категории объектов, для которых характерна повышенная вероятность возгорания. Для решения этой задачи в наибольшей степени подходят методы классификации и прогнозирования. Классификационные подходы позволяют распределять объекты по уровням пожарной опасности на основе совокупности признаков, тогда как прогностические методы дают возможность оценивать вероятность возникновения пожара в определённый период времени или на конкретной территории.</w:t>
      </w:r>
      <w:ins w:id="10" w:author="Claude" w:date="2026-04-21T00:00:00Z">
        <w:r>
          <w:rPr>
            <w:rFonts w:ascii="Liberation Serif" w:hAnsi="Liberation Serif" w:cs="Liberation Serif"/>
            <w:sz w:val="28"/>
            <w:szCs w:val="28"/>
          </w:rPr>
          <w:t xml:space="preserve"> В частности, для оценки пространственного распределения риска применяется геосеточная агрегация исторических данных с весовым коэффициентом давности события: wₜ = max(0,2; 1 − Δt / T), где Δt — возраст записи, T — глубина ретроспекции. Для количественной оценки неопределённости прогнозов применяется метод бутстреп-оценки доверительных интервалов (1000 повторных выборок).</w:t>
        </w:r>
      </w:ins>
      <w:r>
        <w:rPr>
          <w:rFonts w:ascii="Liberation Serif" w:hAnsi="Liberation Serif" w:cs="Liberation Serif"/>
          <w:sz w:val="28"/>
          <w:szCs w:val="28"/>
        </w:rPr>
        <w:t xml:space="preserve"> Такая аналитика особенно важна для сельских территорий, где уровень пожарного риска существенно зависит от удалённости населённых пунктов, состояния подъездных путей, обеспеченности наружным противопожарным водоснабжением, характера застройки и других пространственно-инфраструктурных условий.</w:t>
      </w:r>
    </w:p>
    <w:p w14:paraId="35CA2BF1" w14:textId="77777777" w:rsidR="0002080A" w:rsidRPr="00427DF5"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Наряду с прогнозной оценкой существенную роль играет </w:t>
      </w:r>
      <w:r>
        <w:rPr>
          <w:rFonts w:ascii="Liberation Serif" w:hAnsi="Liberation Serif" w:cs="Liberation Serif"/>
          <w:i/>
          <w:iCs/>
          <w:sz w:val="28"/>
          <w:szCs w:val="28"/>
        </w:rPr>
        <w:t>выявление факторов возникновения пожаров</w:t>
      </w:r>
      <w:r>
        <w:rPr>
          <w:rFonts w:ascii="Liberation Serif" w:hAnsi="Liberation Serif" w:cs="Liberation Serif"/>
          <w:sz w:val="28"/>
          <w:szCs w:val="28"/>
        </w:rPr>
        <w:t>оказываются связаны с возгораниями определённого характера. Дополняет такой анализ кластеризация</w:t>
      </w:r>
      <w:ins w:id="11" w:author="Claude" w:date="2026-04-21T00:00:00Z">
        <w:r>
          <w:rPr>
            <w:rFonts w:ascii="Liberation Serif" w:hAnsi="Liberation Serif" w:cs="Liberation Serif"/>
            <w:sz w:val="28"/>
            <w:szCs w:val="28"/>
          </w:rPr>
          <w:t xml:space="preserve"> на основе взвешенного алгоритма k-средних с логарифмическим преобразованием признаков (w = log(1 + x))</w:t>
        </w:r>
      </w:ins>
      <w:r>
        <w:rPr>
          <w:rFonts w:ascii="Liberation Serif" w:hAnsi="Liberation Serif" w:cs="Liberation Serif"/>
          <w:sz w:val="28"/>
          <w:szCs w:val="28"/>
        </w:rPr>
        <w:t>, позволяющая выделять группы пожаров или территорий со сходными характеристиками. Благодаря этому становится возможным не только описывать единичные случаи, но и определять типовые профили пожарной опасности. Классификация в данном случае усиливает аналитический результат, позволяя оценить, какие признаки оказывают наибольшее влияние на принадлежность объекта или территории к той или иной категории риска.</w:t>
      </w:r>
    </w:p>
    <w:p w14:paraId="28048B9A" w14:textId="77777777" w:rsidR="0002080A" w:rsidRPr="00427DF5"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Не менее важным направлением является </w:t>
      </w:r>
      <w:r>
        <w:rPr>
          <w:rFonts w:ascii="Liberation Serif" w:hAnsi="Liberation Serif" w:cs="Liberation Serif"/>
          <w:i/>
          <w:iCs/>
          <w:sz w:val="28"/>
          <w:szCs w:val="28"/>
        </w:rPr>
        <w:t>анализ временных закономерностей</w:t>
      </w:r>
      <w:r>
        <w:rPr>
          <w:rFonts w:ascii="Liberation Serif" w:hAnsi="Liberation Serif" w:cs="Liberation Serif"/>
          <w:sz w:val="28"/>
          <w:szCs w:val="28"/>
        </w:rPr>
        <w:t>. Пожары не распределяются во времени равномерно: их частота и характер зависят от сезона, погодных условий, отопительного периода, особенностей хозяйственной деятельности, режимов эксплуатации объектов и ряда других временных факторов. Поэтому для эффективного анализа пожарной обстановки необходимо выявлять не только сами случаи пожаров, но и их динамику. В решении этой задачи наиболее полезны методы прогнозирования и обнаружения аномалий.</w:t>
      </w:r>
      <w:ins w:id="12" w:author="Claude" w:date="2026-04-21T00:00:00Z">
        <w:r>
          <w:rPr>
            <w:rFonts w:ascii="Liberation Serif" w:hAnsi="Liberation Serif" w:cs="Liberation Serif"/>
            <w:sz w:val="28"/>
            <w:szCs w:val="28"/>
          </w:rPr>
          <w:t xml:space="preserve"> При этом для валидации прогностических моделей используется метод скользящей выборки с расширяющимся окном (rolling-origin cross-validation): на каждой итерации модель обучается на всех предшествующих наблюдениях, а оценка качества производится на следующем временном интервале, что обеспечивает реалистичную имитацию режима онлайн-прогнозирования.</w:t>
        </w:r>
      </w:ins>
      <w:r>
        <w:rPr>
          <w:rFonts w:ascii="Liberation Serif" w:hAnsi="Liberation Serif" w:cs="Liberation Serif"/>
          <w:sz w:val="28"/>
          <w:szCs w:val="28"/>
        </w:rPr>
        <w:t xml:space="preserve"> Анализ временных рядов позволяет устанавливать периоды повышенной опасности, выявлять сезонные и суточные колебания, а также фиксировать долговременные тенденции изменения пожарной обстановки. Обнаружение аномалий дополняет этот подход, позволяя выделять резкие отклонения от обычной динамики, например внезапный рост числа пожаров, нетипичное увеличение времени реагирования или необычно высокий ущерб. Подобные отклонения требуют отдельного внимания, так как могут свидетельствовать о появлении новых факторов риска или недостатках в организации противопожарной защиты.</w:t>
      </w:r>
    </w:p>
    <w:p w14:paraId="516C5E9F" w14:textId="77777777" w:rsidR="0002080A" w:rsidRPr="00427DF5"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Применение интеллектуального анализа данных в задачах пожарной безопасности имеет не только исследовательское, но и выраженное практическое значение. Результаты такой обработки могут использоваться для ранжирования территорий по уровню опасности, определения наиболее уязвимых объектов, уточнения направлений профилактической работы, обоснования развития противопожарной инфраструктуры и повышения качества управленческих решений. Для сельских территорий это приобретает особую актуальность, поскольку здесь пожарный риск определяется не только вероятностью возникновения возгорания, но и условиями реагирования, пространственной удалённостью, ограниченностью ресурсов и особенностями территориальной организации.</w:t>
      </w:r>
    </w:p>
    <w:p w14:paraId="4576E522" w14:textId="77777777" w:rsidR="0002080A"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Таким образом, применение технологий интеллектуального анализа данных в сфере пожарной безопасности представляет собой логическое продолжение общей методологии Data Mining и её адаптацию к специфике пожароопасных процессов. Если сами технологии задают инструментарий аналитической обработки информации, то в задачах пожарной безопасности этот инструментарий используется для решения конкретных прикладных задач: прогноза риска пожаров, выявления факторов их возникновения и анализа временной динамики. Такое применение создаёт основу для построения </w:t>
      </w:r>
      <w:del w:id="13" w:author="Claude" w:date="2026-04-21T00:00:00Z">
        <w:r>
          <w:rPr>
            <w:rFonts w:ascii="Liberation Serif" w:hAnsi="Liberation Serif" w:cs="Liberation Serif"/>
            <w:sz w:val="28"/>
            <w:szCs w:val="28"/>
          </w:rPr>
          <w:delText>специализированных сервисов поддержки принятия решений, ориентированных на предупреждение пожаров, снижение тяжести их последствий и повышение эффективности управления в сфере пожарной безопасности.</w:delText>
        </w:r>
      </w:del>
      <w:ins w:id="15" w:author="Claude" w:date="2026-04-21T00:00:00Z">
        <w:r>
          <w:rPr>
            <w:rFonts w:ascii="Liberation Serif" w:hAnsi="Liberation Serif" w:cs="Liberation Serif"/>
            <w:sz w:val="28"/>
            <w:szCs w:val="28"/>
          </w:rPr>
          <w:t>специализированных сервисов поддержки принятия решений. В настоящей работе такая система реализована в виде программного комплекса Fire Data Pipeline, включающего семь аналитических модулей: информационную панель, сценарный прогноз, ML-прогноз, кластеризацию, анализ проблемных точек, картографическое представление пожарной обстановки и инструментарий очистки данных.</w:t>
        </w:r>
      </w:ins>
    </w:p>
    <w:p w14:paraId="7D412E5A" w14:textId="77777777" w:rsidR="0002080A" w:rsidRPr="006F2C2B" w:rsidRDefault="0002080A" w:rsidP="0002080A">
      <w:pPr>
        <w:spacing w:before="240" w:after="240" w:line="240" w:lineRule="auto"/>
        <w:ind w:firstLine="709"/>
        <w:jc w:val="both"/>
        <w:outlineLvl w:val="1"/>
        <w:rPr>
          <w:rFonts w:ascii="Liberation Serif" w:hAnsi="Liberation Serif" w:cs="Liberation Serif"/>
          <w:b/>
          <w:bCs/>
          <w:sz w:val="28"/>
          <w:szCs w:val="28"/>
        </w:rPr>
      </w:pPr>
      <w:r>
        <w:rPr>
          <w:rFonts w:ascii="Liberation Serif" w:hAnsi="Liberation Serif" w:cs="Liberation Serif"/>
          <w:b/>
          <w:bCs/>
          <w:sz w:val="28"/>
          <w:szCs w:val="28"/>
        </w:rPr>
        <w:lastRenderedPageBreak/>
        <w:t>1.11 Обоснование выбора программного стека и архитектуры сервиса</w:t>
      </w:r>
    </w:p>
    <w:p w14:paraId="489C2D34"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Логическим продолжением рассмотренного в предыдущем подразделе применения технологий интеллектуального анализа данных в сфере пожарной безопасности выступает обоснование той программной основы, на которой подобный анализ может быть реализован в виде специализированного сервиса поддержки принятия решений. Если методы Data Mining задают содержательную сторону исследования, то программный стек и архитектура определяют практическую реализуемость соответствующих процедур, их воспроизводимость, масштабируемость и пригодность для интеграции в единую информационно-аналитическую систему. Для предметной области пожарной безопасности сельских территорий это имеет принципиальное значение, поскольку речь идёт не о решении одной изолированной вычислительной задачи, а о построении среды, способной объединять загрузку и хранение разнородных данных, их очистку, аналитическое преобразование, визуальное представление и последующее использование результатов в управленческой деятельности.</w:t>
      </w:r>
    </w:p>
    <w:p w14:paraId="2A7EFD22"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С учётом указанных требований в качестве базовой среды разработки наиболее обоснованно рассматривать язык Python. Его применимость определяется прежде всего тем, что он занимает устойчивое положение в области прикладной аналитики и научных вычислений, сочетая сравнительно низкий порог разработки с широкой экосистемой специализированных библиотек. Для задач, связанных с обработкой пожарной статистики, это особенно важно: в одной среде могут быть сосредоточены средства табличной обработки, статистического анализа, машинного обучения, веб-разработки и визуализации. В отличие от подходов, требующих одновременного использования нескольких разнородных технологических платформ, Python позволяет выстроить единую программную логику исследования, в которой этапы подготовки данных, аналитических расчётов и представления результатов не разрываются между собой. Это делает его не просто удобным языком программирования, а методически оправданной платформой для разработки исследовательского сервиса.</w:t>
      </w:r>
    </w:p>
    <w:p w14:paraId="64C1C1A3"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При анализе библиотечной экосистемы Python наиболее применимыми для такой предметной области представляются средства работы с данными и научных вычислений. В первую очередь к ним относятся pandas, numpy, scipy, statsmodels, а также библиотеки машинного обучения, такие как scikit-learn. Их значимость определяется тем, что задачи пожарной аналитики почти всегда связаны с обработкой таблиц, агрегированием записей, расчётом статистических показателей, анализом временных рядов, построением классификационных и прогностических моделей. Отдельную группу составляют библиотеки, поддерживающие чтение и запись внешних форматов данных, например openpyxl, xlrd, pyarrow. Для задач, где важна обработка текстовых наименований полей и унификация русскоязычных признаков, применимыми выглядят инструменты морфологического анализа и обработки естественного языка, включая Natasha, pymorphy, regex-ориентированные средства нормализации текста. Тем самым экосистема Python оказывается пригодной не только для </w:t>
        <w:lastRenderedPageBreak/>
        <w:t>математической обработки данных, но и для решения типичных для предметной области проблем неоднородности и слабой стандартизованности исходных наборов данных.</w:t>
      </w:r>
    </w:p>
    <w:p w14:paraId="782E8492"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В качестве средства хранения и организации данных наиболее рационально рассматривать реляционную систему управления базами данных PostgreSQL. Такой выбор представляется обоснованным в силу табличной природы исходной информации о пожарах, включающей временные, территориальные, объектные и событийные признаки. Реляционная модель в данном случае оказывается особенно уместной, поскольку она позволяет структурировать большие массивы записей, выполнять выборки по множеству критериев, поддерживать агрегирование и обеспечивать целостность данных. Существенным преимуществом PostgreSQL выступает её пригодность для аналитической нагрузки, надёжность, зрелость и возможность расширения за счёт дополнительных механизмов. В связке с Python уместным посредником может выступать SQLAlchemy, позволяющий сформировать единый уровень доступа к данным и абстрагироваться от низкоуровневых деталей работы с базой. Такой подход особенно ценен в исследовательской системе, где важны не только сами вычисления, но и прозрачность перехода от хранилища данных к аналитическим процедурам.</w:t>
      </w:r>
      <w:ins w:id="18" w:author="Claude" w:date="2026-04-21T00:00:00Z">
        <w:r>
          <w:rPr>
            <w:rFonts w:ascii="Liberation Serif" w:hAnsi="Liberation Serif" w:cs="Liberation Serif"/>
            <w:sz w:val="28"/>
            <w:szCs w:val="28"/>
          </w:rPr>
          <w:t xml:space="preserve"> Дополнительные аналитические возможности PostgreSQL реализуются через поддержку конструкции GROUPING SETS, позволяющей формировать многомерные агрегаты в рамках единого SQL-запроса, — это существенно повышает эффективность расчёта сводных показателей пожарной обстановки одновременно в разрезе нескольких измерений.</w:t>
        </w:r>
      </w:ins>
      <w:r>
        <w:rPr>
          <w:rFonts w:ascii="Liberation Serif" w:hAnsi="Liberation Serif" w:cs="Liberation Serif"/>
          <w:sz w:val="28"/>
          <w:szCs w:val="28"/>
        </w:rPr>
        <w:t/>
      </w:r>
    </w:p>
    <w:p w14:paraId="1A2B3C4D" w14:textId="77777777">
      <w:pPr>
        <w:spacing w:after="0" w:line="240" w:lineRule="auto"/>
        <w:ind w:firstLine="709"/>
        <w:jc w:val="both"/>
        <w:rPr>
          <w:rFonts w:ascii="Liberation Serif" w:hAnsi="Liberation Serif" w:cs="Liberation Serif"/>
          <w:sz w:val="28"/>
          <w:szCs w:val="28"/>
        </w:rPr>
      </w:pPr>
      <w:ins w:id="19" w:author="Claude" w:date="2026-04-21T00:00:00Z">
        <w:r>
          <w:rPr>
            <w:rFonts w:ascii="Liberation Serif" w:hAnsi="Liberation Serif" w:cs="Liberation Serif"/>
            <w:sz w:val="28"/>
            <w:szCs w:val="28"/>
          </w:rPr>
          <w:t>Для обеспечения производительности сервиса при многократных обращениях к вычислительно ёмким процедурам в архитектуру системы включена система кэширования Redis. Результаты аналитических расчётов сохраняются в кэше с дифференцированными значениями времени жизни (TTL): для сводной информационной панели и модуля пожарного риска — 300 с, для картографического модуля — 300 с, для модуля кластеризации — 3600 с, для модулей краткосрочного прогнозирования — 120 с. Такой подход позволяет существенно снизить нагрузку на базу данных при повторных запросах, сохраняя актуальность отображаемых данных.</w:t>
        </w:r>
      </w:ins>
    </w:p>
    <w:p w14:paraId="2BA0C6A2"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С архитектурной точки зрения для сервиса подобного класса наиболее убедительно выглядит модульно-слоевая организация. Её целесообразность обусловлена тем, что предметная область включает несколько логически различных контуров: приём и хранение данных, подготовку и очистку, аналитическую обработку, визуализацию и пользовательское взаимодействие. В рамках такой архитектуры могут быть выделены конфигурационный слой, слой доступа к данным, вычислительное ядро, сервисный слой прикладной аналитики и уровень представления. Подобное разделение снижает связанность компонентов, упрощает модификацию отдельных частей системы и делает программную структуру исследовательски прозрачной. В частности, изменение способа хранения данных, замена отдельной аналитической процедуры или переработка пользовательского интерфейса в такой архитектуре не требуют полной реконструкции всего программного комплекса. Именно поэтому модульный подход представляется более обоснованным, чем монолитная реализация, в которой логика хранения, расчётов и отображения оказывается тесно переплетённой.</w:t>
      </w:r>
    </w:p>
    <w:p w14:paraId="51F0F66A"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исключительно статическое веб-приложение. </w:t>
      </w:r>
      <w:del w:id="16" w:author="Claude" w:date="2026-04-21T00:00:00Z">
        <w:r>
          <w:rPr>
            <w:rFonts w:ascii="Liberation Serif" w:hAnsi="Liberation Serif" w:cs="Liberation Serif"/>
            <w:sz w:val="28"/>
            <w:szCs w:val="28"/>
          </w:rPr>
          <w:delText>В качестве альтернативного класса решений могут рассматриваться также Django или Flask, однако FastAPI в наибольшей степени соответствует задаче построения компактного аналитического сервиса, где важны ясная маршрутизация, лаконичность реализации и удобство интеграции с вычислительными модулями.</w:delText>
        </w:r>
      </w:del>
      <w:ins w:id="17" w:author="Claude" w:date="2026-04-21T00:00:00Z">
        <w:r>
          <w:rPr>
            <w:rFonts w:ascii="Liberation Serif" w:hAnsi="Liberation Serif" w:cs="Liberation Serif"/>
            <w:sz w:val="28"/>
            <w:szCs w:val="28"/>
          </w:rPr>
          <w:t>FastAPI в полной мере отвечает требованиям аналитического сервиса: обеспечивает ясную маршрутизацию, асинхронную обработку запросов, встроенную документацию API и удобство интеграции с вычислительными модулями.</w:t>
        </w:r>
      </w:ins>
    </w:p>
    <w:p w14:paraId="242A17E0"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Клиентский уровень при этом представляется целесообразным строить на основе серверных шаблонов и стандартных веб-технологий, включающих HTML, CSS и JavaScript, а в качестве шаблонизатора может рассматриваться Jinja2. Для исследовательского сервиса подобный подход имеет ряд преимуществ. Во-первых, он обеспечивает структурированное представление результатов без необходимости создавать чрезмерно сложную фронтенд-инфраструктуру. Во-вторых, он позволяет сосредоточить основные усилия разработки на обработке данных и аналитической логике, а не на избыточно сложной клиентской архитектуре. В-третьих, он сохраняет достаточную гибкость для включения динамических элементов интерфейса, фильтрации данных и загрузки результатов через API. Следовательно, сочетание серверного шаблонного рендеринга с ограниченно используемыми клиентскими сценариями выглядит для подобного проекта более рациональным, чем полностью клиентская архитектура, требующая существенно больших затрат на сопровождение.</w:t>
      </w:r>
    </w:p>
    <w:p w14:paraId="7DE2BE45"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Отдельного внимания заслуживают средства визуализации, поскольку в задачах пожарной безопасности представление результатов имеет не вспомогательное, а аналитическое значение. Для построения интерактивных графиков, диаграмм и сравнительных панелей наиболее применимыми представляются библиотеки уровня </w:t>
      </w:r>
      <w:del w:id="20" w:author="Claude" w:date="2026-04-21T00:00:00Z">
        <w:r>
          <w:rPr>
            <w:rFonts w:ascii="Liberation Serif" w:hAnsi="Liberation Serif" w:cs="Liberation Serif"/>
            <w:sz w:val="28"/>
            <w:szCs w:val="28"/>
          </w:rPr>
          <w:delText>Plotly, Bokeh или Altair</w:delText>
        </w:r>
      </w:del>
      <w:ins w:id="21" w:author="Claude" w:date="2026-04-21T00:00:00Z">
        <w:r>
          <w:rPr>
            <w:rFonts w:ascii="Liberation Serif" w:hAnsi="Liberation Serif" w:cs="Liberation Serif"/>
            <w:sz w:val="28"/>
            <w:szCs w:val="28"/>
          </w:rPr>
          <w:t>Plotly</w:t>
        </w:r>
      </w:ins>
      <w:r>
        <w:rPr>
          <w:rFonts w:ascii="Liberation Serif" w:hAnsi="Liberation Serif" w:cs="Liberation Serif"/>
          <w:sz w:val="28"/>
          <w:szCs w:val="28"/>
        </w:rPr>
        <w:t xml:space="preserve">, поскольку они обеспечивают наглядное отображение временной динамики, структурных соотношений и сравнительных оценок. Для пространственного представления данных и работы с картографической информацией могут рассматриваться </w:t>
      </w:r>
      <w:del w:id="22" w:author="Claude" w:date="2026-04-21T00:00:00Z">
        <w:r>
          <w:rPr>
            <w:rFonts w:ascii="Liberation Serif" w:hAnsi="Liberation Serif" w:cs="Liberation Serif"/>
            <w:sz w:val="28"/>
            <w:szCs w:val="28"/>
          </w:rPr>
          <w:delText>OpenLayers, Leaflet, Folium, а также геоаналитические библиотеки GeoPandas, Shapely, pyproj</w:delText>
        </w:r>
      </w:del>
      <w:ins w:id="23" w:author="Claude" w:date="2026-04-21T00:00:00Z">
        <w:r>
          <w:rPr>
            <w:rFonts w:ascii="Liberation Serif" w:hAnsi="Liberation Serif" w:cs="Liberation Serif"/>
            <w:sz w:val="28"/>
            <w:szCs w:val="28"/>
          </w:rPr>
          <w:t>Folium в сочетании с Leaflet</w:t>
        </w:r>
      </w:ins>
      <w:r>
        <w:rPr>
          <w:rFonts w:ascii="Liberation Serif" w:hAnsi="Liberation Serif" w:cs="Liberation Serif"/>
          <w:sz w:val="28"/>
          <w:szCs w:val="28"/>
        </w:rPr>
        <w:t>. Их включение в программный стек выглядит особенно оправданным в контексте сельских территорий, где пожарный риск определяется не только частотой происшествий, но и пространственным распределением населённых пунктов, удалённостью от подразделений, особенностями инфраструктуры и локализацией повторяющихся очагов. Следовательно, поддержка пространственной визуализации может рассматриваться как необходимое свойство программной системы, а не как факультативное дополнение.</w:t>
      </w:r>
    </w:p>
    <w:p w14:paraId="7EAA4B5B" w14:textId="77777777" w:rsidR="0002080A" w:rsidRPr="00281179"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С точки зрения внутренней организации программного кода наиболее убедительной представляется декомпозиция по функциональным модулям. В рамках такого подхода отдельно могут быть выделены модули конфигурации, импорта данных, доступа к базе данных, подготовки и преобразования таблиц, прикладной аналитики, визуализации и пользовательского взаимодействия. Такая структура не только повышает читаемость и сопровождаемость проекта, но и делает его исследовательски более прозрачным: каждый программный компонент может быть соотнесён с определённой задачей, а логика прохождения </w:t>
        <w:lastRenderedPageBreak/>
        <w:t>данных по системе становится формализованной. В условиях магистерского исследования это особенно важно, поскольку позволяет описывать программную систему не как набор разрозненных скриптов, а как упорядоченную архитектуру, отражающую логику предметной области и поставленных задач.</w:t>
      </w:r>
    </w:p>
    <w:p w14:paraId="6619F0A5" w14:textId="77777777" w:rsidR="0002080A" w:rsidRPr="006F2C2B" w:rsidRDefault="0002080A" w:rsidP="0002080A">
      <w:pPr>
        <w:spacing w:after="0" w:line="240" w:lineRule="auto"/>
        <w:ind w:firstLine="709"/>
        <w:jc w:val="both"/>
        <w:rPr>
          <w:rFonts w:ascii="Liberation Serif" w:hAnsi="Liberation Serif" w:cs="Liberation Serif"/>
          <w:sz w:val="28"/>
          <w:szCs w:val="28"/>
        </w:rPr>
      </w:pPr>
      <w:r>
        <w:rPr>
          <w:rFonts w:ascii="Liberation Serif" w:hAnsi="Liberation Serif" w:cs="Liberation Serif"/>
          <w:sz w:val="28"/>
          <w:szCs w:val="28"/>
        </w:rPr>
        <w:t xml:space="preserve">Таким образом, в качестве наиболее обоснованного программного стека для разработки сервиса интеллектуального анализа данных в интересах пожарной безопасности сельских территорий может рассматриваться сочетание Python как базовой платформы, PostgreSQL как средства хранения данных, SQLAlchemy как слоя доступа к данным, современного серверного веб-фреймворка, FastAPI, </w:t>
      </w:r>
      <w:del w:id="24" w:author="Claude" w:date="2026-04-21T00:00:00Z">
        <w:r>
          <w:rPr>
            <w:rFonts w:ascii="Liberation Serif" w:hAnsi="Liberation Serif" w:cs="Liberation Serif"/>
            <w:sz w:val="28"/>
            <w:szCs w:val="28"/>
          </w:rPr>
          <w:delText>серверных шаблонов Jinja2 и стандартных веб-технологий для пользовательского интерфейса, а также специализированных библиотек для табличной обработки, научных вычислений, визуализации и пространственного анализа.</w:delText>
        </w:r>
      </w:del>
      <w:ins w:id="25" w:author="Claude" w:date="2026-04-21T00:00:00Z">
        <w:r>
          <w:rPr>
            <w:rFonts w:ascii="Liberation Serif" w:hAnsi="Liberation Serif" w:cs="Liberation Serif"/>
            <w:sz w:val="28"/>
            <w:szCs w:val="28"/>
          </w:rPr>
          <w:t>серверных шаблонов Jinja2 и стандартных веб-технологий для пользовательского интерфейса, Redis как системы кэширования результатов аналитических расчётов, а также специализированных библиотек для табличной обработки (pandas, numpy), научных вычислений (scipy, statsmodels, scikit-learn), интерактивной визуализации (Plotly) и картографического отображения (Folium).</w:t>
        </w:r>
      </w:ins>
      <w:r>
        <w:rPr>
          <w:rFonts w:ascii="Liberation Serif" w:hAnsi="Liberation Serif" w:cs="Liberation Serif"/>
          <w:sz w:val="28"/>
          <w:szCs w:val="28"/>
        </w:rPr>
        <w:t xml:space="preserve"> Преимущество такого стека состоит в его целостности, зрелости и высокой степени соответствия задачам предметной области. Он позволяет соединить в одной программной системе хранение и структурирование данных, аналитические вычисления и представление результатов, что делает его методически и технологически оправданной основой для построения сервиса поддержки принятия решений в сфере пожарной безопасности.</w:t>
      </w:r>
    </w:p>
    <w:p w14:paraId="4BC1B707" w14:textId="77777777" w:rsidR="006D0EB6" w:rsidRDefault="006D0EB6"/>
    <w:sectPr w:rsidR="006D0EB6" w:rsidSect="0002080A">
      <w:pgSz w:w="11906" w:h="16838"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panose1 w:val="02020603050405020304"/>
    <w:charset w:val="CC"/>
    <w:family w:val="roman"/>
    <w:pitch w:val="variable"/>
    <w:sig w:usb0="E0000AFF" w:usb1="500078FF" w:usb2="00000021"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0A"/>
    <w:rsid w:val="0002080A"/>
    <w:rsid w:val="000533CD"/>
    <w:rsid w:val="006D0EB6"/>
    <w:rsid w:val="00CE5425"/>
    <w:rsid w:val="00E80F02"/>
    <w:rsid w:val="00F018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78F3"/>
  <w15:chartTrackingRefBased/>
  <w15:docId w15:val="{8B0CBAF0-2514-4A73-9BAC-E63683EA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80A"/>
  </w:style>
  <w:style w:type="paragraph" w:styleId="1">
    <w:name w:val="heading 1"/>
    <w:basedOn w:val="a"/>
    <w:next w:val="a"/>
    <w:link w:val="10"/>
    <w:uiPriority w:val="9"/>
    <w:qFormat/>
    <w:rsid w:val="00020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0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080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080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08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080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080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080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080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080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2080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2080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2080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080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08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080A"/>
    <w:rPr>
      <w:rFonts w:eastAsiaTheme="majorEastAsia" w:cstheme="majorBidi"/>
      <w:color w:val="595959" w:themeColor="text1" w:themeTint="A6"/>
    </w:rPr>
  </w:style>
  <w:style w:type="character" w:customStyle="1" w:styleId="80">
    <w:name w:val="Заголовок 8 Знак"/>
    <w:basedOn w:val="a0"/>
    <w:link w:val="8"/>
    <w:uiPriority w:val="9"/>
    <w:semiHidden/>
    <w:rsid w:val="000208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080A"/>
    <w:rPr>
      <w:rFonts w:eastAsiaTheme="majorEastAsia" w:cstheme="majorBidi"/>
      <w:color w:val="272727" w:themeColor="text1" w:themeTint="D8"/>
    </w:rPr>
  </w:style>
  <w:style w:type="paragraph" w:styleId="a3">
    <w:name w:val="Title"/>
    <w:basedOn w:val="a"/>
    <w:next w:val="a"/>
    <w:link w:val="a4"/>
    <w:uiPriority w:val="10"/>
    <w:qFormat/>
    <w:rsid w:val="00020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0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80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08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080A"/>
    <w:pPr>
      <w:spacing w:before="160"/>
      <w:jc w:val="center"/>
    </w:pPr>
    <w:rPr>
      <w:i/>
      <w:iCs/>
      <w:color w:val="404040" w:themeColor="text1" w:themeTint="BF"/>
    </w:rPr>
  </w:style>
  <w:style w:type="character" w:customStyle="1" w:styleId="22">
    <w:name w:val="Цитата 2 Знак"/>
    <w:basedOn w:val="a0"/>
    <w:link w:val="21"/>
    <w:uiPriority w:val="29"/>
    <w:rsid w:val="0002080A"/>
    <w:rPr>
      <w:i/>
      <w:iCs/>
      <w:color w:val="404040" w:themeColor="text1" w:themeTint="BF"/>
    </w:rPr>
  </w:style>
  <w:style w:type="paragraph" w:styleId="a7">
    <w:name w:val="List Paragraph"/>
    <w:basedOn w:val="a"/>
    <w:uiPriority w:val="34"/>
    <w:qFormat/>
    <w:rsid w:val="0002080A"/>
    <w:pPr>
      <w:ind w:left="720"/>
      <w:contextualSpacing/>
    </w:pPr>
  </w:style>
  <w:style w:type="character" w:styleId="a8">
    <w:name w:val="Intense Emphasis"/>
    <w:basedOn w:val="a0"/>
    <w:uiPriority w:val="21"/>
    <w:qFormat/>
    <w:rsid w:val="0002080A"/>
    <w:rPr>
      <w:i/>
      <w:iCs/>
      <w:color w:val="0F4761" w:themeColor="accent1" w:themeShade="BF"/>
    </w:rPr>
  </w:style>
  <w:style w:type="paragraph" w:styleId="a9">
    <w:name w:val="Intense Quote"/>
    <w:basedOn w:val="a"/>
    <w:next w:val="a"/>
    <w:link w:val="aa"/>
    <w:uiPriority w:val="30"/>
    <w:qFormat/>
    <w:rsid w:val="00020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2080A"/>
    <w:rPr>
      <w:i/>
      <w:iCs/>
      <w:color w:val="0F4761" w:themeColor="accent1" w:themeShade="BF"/>
    </w:rPr>
  </w:style>
  <w:style w:type="character" w:styleId="ab">
    <w:name w:val="Intense Reference"/>
    <w:basedOn w:val="a0"/>
    <w:uiPriority w:val="32"/>
    <w:qFormat/>
    <w:rsid w:val="00020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2424</Words>
  <Characters>13819</Characters>
  <Application>Microsoft Office Word</Application>
  <DocSecurity>0</DocSecurity>
  <Lines>115</Lines>
  <Paragraphs>32</Paragraphs>
  <ScaleCrop>false</ScaleCrop>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Afjknb Cnjnb</dc:creator>
  <cp:keywords/>
  <dc:description/>
  <cp:lastModifiedBy>Afjknb Cnjnb</cp:lastModifiedBy>
  <cp:revision>1</cp:revision>
  <dcterms:created xsi:type="dcterms:W3CDTF">2026-04-21T04:14:00Z</dcterms:created>
  <dcterms:modified xsi:type="dcterms:W3CDTF">2026-04-21T04:15:00Z</dcterms:modified>
</cp:coreProperties>
</file>